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4.0 -->
  <w:body>
    <w:p>
      <w:pPr>
        <w:pStyle w:val="Heading1"/>
      </w:pPr>
      <w:r>
        <w:t>INTERNAL SERVICES CONTRACT — UNDER REVIEW</w:t>
      </w:r>
    </w:p>
    <w:p>
      <w:r>
        <w:rPr>
          <w:b/>
          <w:i/>
          <w:color w:val="C00000"/>
        </w:rPr>
        <w:t>FOR DEMONSTRATION PURPOSES ONLY — sample file created for GroupDocs.Metadata product demonstrations. All names, companies, and data are fictitious. Do not copy, distribute, or use in production.</w:t>
      </w:r>
    </w:p>
    <w:p>
      <w:r>
        <w:t>This internal services contract of InternalCorp Inc (a fictitious company) is a fully "leaky" sample: it deliberately carries hidden metadata, comments, tracked changes, and custom properties so that GroupDocs.Metadata can demonstrate detection and cleanup.</w:t>
      </w:r>
    </w:p>
    <w:p>
      <w:r>
        <w:rPr>
          <w:b/>
        </w:rPr>
        <w:t xml:space="preserve">1. Scope. </w:t>
      </w:r>
      <w:commentRangeStart w:id="0"/>
      <w:r>
        <w:t>Provider shall support all legal document workflows of InternalCorp Inc</w:t>
      </w:r>
      <w:commentRangeEnd w:id="0"/>
      <w:r>
        <w:commentReference w:id="0"/>
      </w:r>
      <w:ins w:id="1" w:author="Bob Kumar" w:date="2026-02-03T10:12:00Z">
        <w:r>
          <w:t>, including archived matters from 2024 onward</w:t>
        </w:r>
      </w:ins>
      <w:r>
        <w:t>.</w:t>
      </w:r>
    </w:p>
    <w:p>
      <w:r>
        <w:rPr>
          <w:b/>
        </w:rPr>
        <w:t xml:space="preserve">2. Fees. </w:t>
      </w:r>
      <w:r>
        <w:t xml:space="preserve">The monthly retainer is USD </w:t>
      </w:r>
      <w:del w:id="2" w:author="Bob Kumar" w:date="2026-02-03T10:12:00Z">
        <w:r>
          <w:delText>9,500.00</w:delText>
        </w:r>
      </w:del>
      <w:ins w:id="3" w:author="Bob Kumar" w:date="2026-02-03T10:12:00Z">
        <w:r>
          <w:t>11,200.00</w:t>
        </w:r>
      </w:ins>
      <w:commentRangeStart w:id="4"/>
      <w:r>
        <w:t xml:space="preserve"> payable net-45</w:t>
      </w:r>
      <w:commentRangeEnd w:id="4"/>
      <w:r>
        <w:commentReference w:id="4"/>
      </w:r>
      <w:r>
        <w:t>.</w:t>
      </w:r>
    </w:p>
    <w:p>
      <w:r>
        <w:rPr>
          <w:b/>
        </w:rPr>
        <w:t xml:space="preserve">3. Liability. </w:t>
      </w:r>
      <w:r>
        <w:t xml:space="preserve">Aggregate liability is capped at </w:t>
      </w:r>
      <w:del w:id="5" w:author="Diana Ross" w:date="2026-02-03T15:40:00Z">
        <w:r>
          <w:delText>two times</w:delText>
        </w:r>
      </w:del>
      <w:ins w:id="6" w:author="Diana Ross" w:date="2026-02-03T15:40:00Z">
        <w:r>
          <w:t>one time</w:t>
        </w:r>
      </w:ins>
      <w:commentRangeStart w:id="7"/>
      <w:r>
        <w:t xml:space="preserve"> the annual fees paid</w:t>
      </w:r>
      <w:commentRangeEnd w:id="7"/>
      <w:r>
        <w:commentReference w:id="7"/>
      </w:r>
      <w:r>
        <w:t>.</w:t>
      </w:r>
    </w:p>
    <w:p>
      <w:r>
        <w:rPr>
          <w:b/>
        </w:rPr>
        <w:t xml:space="preserve">4. Governing law. </w:t>
      </w:r>
      <w:r>
        <w:t>This contract is governed by the laws of the fictitious State of Arcadia</w:t>
      </w:r>
      <w:ins w:id="8" w:author="Priya Sharma" w:date="2026-02-04T09:05:00Z">
        <w:r>
          <w:t>, excluding its conflict-of-law rules</w:t>
        </w:r>
      </w:ins>
      <w:r>
        <w:t>.</w:t>
      </w:r>
    </w:p>
    <w:p>
      <w:r>
        <w:rPr>
          <w:b/>
        </w:rPr>
        <w:t xml:space="preserve">5. Notices. </w:t>
      </w:r>
      <w:del w:id="9" w:author="Priya Sharma" w:date="2026-02-04T09:05:00Z">
        <w:r>
          <w:delText xml:space="preserve">Notices may be sent by fax. </w:delText>
        </w:r>
      </w:del>
      <w:ins w:id="10" w:author="Priya Sharma" w:date="2026-02-04T09:05:00Z">
        <w:r>
          <w:t xml:space="preserve">Notices must be sent by registered e-mail. </w:t>
        </w:r>
      </w:ins>
      <w:r>
        <w:t>Contact: legal-demo@internalcorp.example (fictitious address).</w:t>
      </w:r>
    </w:p>
    <w:p>
      <w:r>
        <w:t>Reviewed under workflow LEGAL-REV-0042 (demo value). Status: Under Review.</w:t>
      </w:r>
    </w:p>
    <w:sectPr>
      <w:pgSz w:w="12240" w:h="15840"/>
      <w:pgMar w:top="1440" w:right="1440" w:bottom="1440" w:left="1440" w:header="720" w:footer="720"/>
      <w:cols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Diana Ross" w:date="2026-02-03T15:40:00Z" w:initials="DR">
    <w:p>
      <w:r>
        <w:t>Scope creep — do we really want archived matters included? Please confirm with the practice group. (Demo comment, fictitious.)</w:t>
      </w:r>
    </w:p>
  </w:comment>
  <w:comment w:id="4" w:author="Bob Kumar" w:date="2026-02-03T10:12:00Z" w:initials="BK">
    <w:p>
      <w:r>
        <w:t>Finance prefers net-30. Flagging for negotiation. (Demo comment, fictitious.)</w:t>
      </w:r>
    </w:p>
  </w:comment>
  <w:comment w:id="7" w:author="Priya Sharma" w:date="2026-02-04T09:05:00Z" w:initials="PS">
    <w:p>
      <w:r>
        <w:t>Cap reduction needs sign-off from risk committee. (Demo comment, fictitious.)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rFonts w:ascii="Times New Roman" w:hAnsi="Times New Roman"/>
      <w:sz w:val="22"/>
    </w:rPr>
  </w:style>
  <w:style w:type="paragraph" w:styleId="Heading1">
    <w:name w:val="heading 1"/>
    <w:basedOn w:val="Normal"/>
    <w:pPr>
      <w:spacing w:before="240" w:after="120"/>
      <w:outlineLvl w:val="0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omments" Target="comments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LegalContract-v3.dotx</Template>
  <TotalTime>96</TotalTime>
  <Pages>2</Pages>
  <Words>480</Words>
  <Characters>2880</Characters>
  <Application>Microsoft Office Word</Application>
  <DocSecurity>0</DocSecurity>
  <Lines>48</Lines>
  <Paragraphs>12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Services Contract (leaky metadata sample)</dc:title>
  <dc:subject>PII / hidden-data demo</dc:subject>
  <cp:keywords>pii; metadata; cleanup; demo; GroupDocs.Metadata</cp:keywords>
  <dc:description>FOR DEMONSTRATION PURPOSES ONLY — sample file created for GroupDocs.Metadata product demonstrations. All names, companies, and data are fictitious. Do not copy, distribute, or use in production.</dc:description>
  <cp:revision>12</cp:revision>
  <cp:lastPrinted>2026-02-02T08:45:00Z</cp:lastPrinted>
  <dcterms:created xsi:type="dcterms:W3CDTF">2026-01-20T10:00:00Z</dcterms:created>
  <dcterms:modified xsi:type="dcterms:W3CDTF">2026-02-04T09:30:00Z</dcterms:modified>
  <cp:category>Legal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Confidential</vt:lpwstr>
  </property>
  <property fmtid="{D5CDD505-2E9C-101B-9397-08002B2CF9AE}" pid="3" name="Department">
    <vt:lpwstr>Legal</vt:lpwstr>
  </property>
  <property fmtid="{D5CDD505-2E9C-101B-9397-08002B2CF9AE}" pid="4" name="Server">
    <vt:lpwstr>sharepoint://internalcorp.example/sites/legal/contracts/2026</vt:lpwstr>
  </property>
  <property fmtid="{D5CDD505-2E9C-101B-9397-08002B2CF9AE}" pid="5" name="WorkflowStatus">
    <vt:lpwstr>Under Review</vt:lpwstr>
  </property>
</Properties>
</file>